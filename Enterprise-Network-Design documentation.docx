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0C357" w14:textId="77777777" w:rsidR="003F6112" w:rsidRPr="003F6112" w:rsidRDefault="003F6112" w:rsidP="003F6112">
      <w:pPr>
        <w:spacing w:after="0"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 xml:space="preserve">A trading floor Support centre employs 600 staff. They have recently expanded and as a result, need to move to a new building. A building has been identified but has no network. This means that before they can make to move out, new network service needs to be designed and implemented in the new building. Existing Network comprises of the following elements: The new building is expected to have three floors with two departments in each for example; </w:t>
      </w:r>
    </w:p>
    <w:p w14:paraId="5932BC3E" w14:textId="77777777" w:rsidR="003F6112" w:rsidRPr="003F6112" w:rsidRDefault="003F6112" w:rsidP="003F61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b/>
          <w:bCs/>
          <w:sz w:val="24"/>
          <w:szCs w:val="24"/>
        </w:rPr>
        <w:t>First floor-</w:t>
      </w:r>
      <w:r w:rsidRPr="003F6112">
        <w:rPr>
          <w:rFonts w:ascii="Times New Roman" w:eastAsia="Times New Roman" w:hAnsi="Times New Roman" w:cs="Times New Roman"/>
          <w:sz w:val="24"/>
          <w:szCs w:val="24"/>
        </w:rPr>
        <w:t xml:space="preserve"> (Sales and Marketing Department-120 users expected, Human Resource and Logistics Department-120 users expected).</w:t>
      </w:r>
    </w:p>
    <w:p w14:paraId="0A6C75FC" w14:textId="77777777" w:rsidR="003F6112" w:rsidRPr="003F6112" w:rsidRDefault="003F6112" w:rsidP="003F61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b/>
          <w:bCs/>
          <w:sz w:val="24"/>
          <w:szCs w:val="24"/>
        </w:rPr>
        <w:t>Second floor-</w:t>
      </w:r>
      <w:r w:rsidRPr="003F6112">
        <w:rPr>
          <w:rFonts w:ascii="Times New Roman" w:eastAsia="Times New Roman" w:hAnsi="Times New Roman" w:cs="Times New Roman"/>
          <w:sz w:val="24"/>
          <w:szCs w:val="24"/>
        </w:rPr>
        <w:t xml:space="preserve"> (Finance and Accounts Department-120 users expected, Administrator and Public Relations Department-120 users expected).</w:t>
      </w:r>
    </w:p>
    <w:p w14:paraId="7DF707C1" w14:textId="77777777" w:rsidR="003F6112" w:rsidRPr="003F6112" w:rsidRDefault="003F6112" w:rsidP="003F61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b/>
          <w:bCs/>
          <w:sz w:val="24"/>
          <w:szCs w:val="24"/>
        </w:rPr>
        <w:t>Third floor-</w:t>
      </w:r>
      <w:r w:rsidRPr="003F6112">
        <w:rPr>
          <w:rFonts w:ascii="Times New Roman" w:eastAsia="Times New Roman" w:hAnsi="Times New Roman" w:cs="Times New Roman"/>
          <w:sz w:val="24"/>
          <w:szCs w:val="24"/>
        </w:rPr>
        <w:t xml:space="preserve"> (ICT-120 users expected, Server Room-12 devices expected).</w:t>
      </w:r>
    </w:p>
    <w:p w14:paraId="321694A0"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Use Cisco Packet Tracer to design and implement the network solution.</w:t>
      </w:r>
    </w:p>
    <w:p w14:paraId="27508E4D"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 xml:space="preserve">Use hieratical model providing redundancy at every layer i.e. two </w:t>
      </w:r>
      <w:hyperlink r:id="rId5" w:history="1">
        <w:r w:rsidRPr="003F6112">
          <w:rPr>
            <w:rFonts w:ascii="Times New Roman" w:eastAsia="Times New Roman" w:hAnsi="Times New Roman" w:cs="Times New Roman"/>
            <w:color w:val="0000FF"/>
            <w:sz w:val="24"/>
            <w:szCs w:val="24"/>
            <w:u w:val="single"/>
          </w:rPr>
          <w:t> routers</w:t>
        </w:r>
      </w:hyperlink>
      <w:r w:rsidRPr="003F6112">
        <w:rPr>
          <w:rFonts w:ascii="Times New Roman" w:eastAsia="Times New Roman" w:hAnsi="Times New Roman" w:cs="Times New Roman"/>
          <w:sz w:val="24"/>
          <w:szCs w:val="24"/>
        </w:rPr>
        <w:t xml:space="preserve"> and two multilayer switches are expected to be used to provide redundancy.</w:t>
      </w:r>
    </w:p>
    <w:p w14:paraId="586FE116"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The network is also expected to connect to at least two ISPs to provide redundancy and each router to the connected to the two ISPs.</w:t>
      </w:r>
    </w:p>
    <w:p w14:paraId="571ADCE9"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Each department is required to have a wireless network for the users.</w:t>
      </w:r>
    </w:p>
    <w:p w14:paraId="3C99C145"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Each department should be in a different VLAN and in different subnetwork.</w:t>
      </w:r>
    </w:p>
    <w:p w14:paraId="719839BF"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Provided a base network of 172.16.1.0, carry out subnetting to allocate the correct number of IP addresses to each department.</w:t>
      </w:r>
    </w:p>
    <w:p w14:paraId="77EC51BD"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The company network is connected to the static, public IP addresses (Internet Protocol) 195.136.17.0/30, 195.136.17.4/30, 195.136.17.8/30 and 195.136.17.12/30 connected to the two Internet providers.</w:t>
      </w:r>
    </w:p>
    <w:p w14:paraId="4008BB84"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Configure basic device settings such as hostnames, console password, enable password, banner messages, disable IP domain lookup.</w:t>
      </w:r>
    </w:p>
    <w:p w14:paraId="2A0E9A89"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Devices in all the departments are required to communicate with each other with the respective multilayer switch configured for inter-VLAN routing.</w:t>
      </w:r>
    </w:p>
    <w:p w14:paraId="0D4B3C9C"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The Multilayer switches are expected to carry out both routing and switching functionalities thus will be assigned IP addresses.</w:t>
      </w:r>
    </w:p>
    <w:p w14:paraId="1A60E10D"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All devices in the network are expected to obtain an IP address dynamically from the dedicated DHCP servers located at the server room.</w:t>
      </w:r>
    </w:p>
    <w:p w14:paraId="11A661EE"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Devices in the server room are to be allocated IP address statically.</w:t>
      </w:r>
    </w:p>
    <w:p w14:paraId="37078F66"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Use OSPF as the routing protocol to advertise routes both on the routers and multilayer switches.</w:t>
      </w:r>
    </w:p>
    <w:p w14:paraId="38150EC7"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Configure SSH in all the routers and layer three switches for remote login.</w:t>
      </w:r>
    </w:p>
    <w:p w14:paraId="1AE4B027"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Configure port-security for the Finance and Accounts department to allow only one device to connect to a switchport, use sticky method to obtain mac-address and violation mode shutdown.</w:t>
      </w:r>
    </w:p>
    <w:p w14:paraId="52468310"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Configure PAT to use the respective outbound router interface IPv4 address, implement the necessary ACL rule.</w:t>
      </w:r>
    </w:p>
    <w:p w14:paraId="761ECDCF" w14:textId="77777777" w:rsidR="003F6112" w:rsidRPr="003F6112" w:rsidRDefault="003F6112" w:rsidP="003F6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Test Communication, ensure everything configured is working as expected.</w:t>
      </w:r>
    </w:p>
    <w:p w14:paraId="16CA659A" w14:textId="77777777" w:rsidR="003F6112" w:rsidRPr="003F6112" w:rsidRDefault="003F6112" w:rsidP="003F6112">
      <w:pPr>
        <w:spacing w:after="0" w:line="240" w:lineRule="auto"/>
        <w:rPr>
          <w:ins w:id="0" w:author="Unknown"/>
          <w:rFonts w:ascii="Times New Roman" w:eastAsia="Times New Roman" w:hAnsi="Times New Roman" w:cs="Times New Roman"/>
          <w:sz w:val="24"/>
          <w:szCs w:val="24"/>
        </w:rPr>
      </w:pPr>
      <w:ins w:id="1" w:author="Unknown">
        <w:r w:rsidRPr="003F6112">
          <w:rPr>
            <w:rFonts w:ascii="Times New Roman" w:eastAsia="Times New Roman" w:hAnsi="Times New Roman" w:cs="Times New Roman"/>
            <w:sz w:val="24"/>
            <w:szCs w:val="24"/>
          </w:rPr>
          <w:t>Discover more</w:t>
        </w:r>
      </w:ins>
    </w:p>
    <w:p w14:paraId="6DA891E5" w14:textId="77777777" w:rsidR="003F6112" w:rsidRPr="003F6112" w:rsidRDefault="003F6112" w:rsidP="003F6112">
      <w:pPr>
        <w:spacing w:after="0" w:line="240" w:lineRule="auto"/>
        <w:rPr>
          <w:ins w:id="2" w:author="Unknown"/>
          <w:rFonts w:ascii="Times New Roman" w:eastAsia="Times New Roman" w:hAnsi="Times New Roman" w:cs="Times New Roman"/>
          <w:sz w:val="24"/>
          <w:szCs w:val="24"/>
        </w:rPr>
      </w:pPr>
      <w:ins w:id="3" w:author="Unknown">
        <w:r w:rsidRPr="003F6112">
          <w:rPr>
            <w:rFonts w:ascii="Times New Roman" w:eastAsia="Times New Roman" w:hAnsi="Times New Roman" w:cs="Times New Roman"/>
            <w:sz w:val="24"/>
            <w:szCs w:val="24"/>
          </w:rPr>
          <w:t>Company News</w:t>
        </w:r>
      </w:ins>
    </w:p>
    <w:p w14:paraId="76F1ECEF" w14:textId="77777777" w:rsidR="003F6112" w:rsidRPr="003F6112" w:rsidRDefault="003F6112" w:rsidP="003F6112">
      <w:pPr>
        <w:spacing w:after="0" w:line="240" w:lineRule="auto"/>
        <w:rPr>
          <w:ins w:id="4" w:author="Unknown"/>
          <w:rFonts w:ascii="Times New Roman" w:eastAsia="Times New Roman" w:hAnsi="Times New Roman" w:cs="Times New Roman"/>
          <w:sz w:val="24"/>
          <w:szCs w:val="24"/>
        </w:rPr>
      </w:pPr>
      <w:ins w:id="5" w:author="Unknown">
        <w:r w:rsidRPr="003F6112">
          <w:rPr>
            <w:rFonts w:ascii="Times New Roman" w:eastAsia="Times New Roman" w:hAnsi="Times New Roman" w:cs="Times New Roman"/>
            <w:sz w:val="24"/>
            <w:szCs w:val="24"/>
          </w:rPr>
          <w:lastRenderedPageBreak/>
          <w:t>Network Design</w:t>
        </w:r>
      </w:ins>
    </w:p>
    <w:p w14:paraId="3A1B78A6" w14:textId="77777777" w:rsidR="003F6112" w:rsidRPr="003F6112" w:rsidRDefault="003F6112" w:rsidP="003F6112">
      <w:pPr>
        <w:spacing w:after="0" w:line="240" w:lineRule="auto"/>
        <w:rPr>
          <w:ins w:id="6" w:author="Unknown"/>
          <w:rFonts w:ascii="Times New Roman" w:eastAsia="Times New Roman" w:hAnsi="Times New Roman" w:cs="Times New Roman"/>
          <w:sz w:val="24"/>
          <w:szCs w:val="24"/>
        </w:rPr>
      </w:pPr>
      <w:ins w:id="7" w:author="Unknown">
        <w:r w:rsidRPr="003F6112">
          <w:rPr>
            <w:rFonts w:ascii="Times New Roman" w:eastAsia="Times New Roman" w:hAnsi="Times New Roman" w:cs="Times New Roman"/>
            <w:sz w:val="24"/>
            <w:szCs w:val="24"/>
          </w:rPr>
          <w:t>Internet &amp; Telecom</w:t>
        </w:r>
      </w:ins>
    </w:p>
    <w:p w14:paraId="4AF03A77" w14:textId="77777777" w:rsidR="003F6112" w:rsidRPr="003F6112" w:rsidRDefault="003F6112" w:rsidP="003F6112">
      <w:pPr>
        <w:spacing w:after="0"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b/>
          <w:bCs/>
          <w:sz w:val="24"/>
          <w:szCs w:val="24"/>
        </w:rPr>
        <w:t>Technologies Implemented</w:t>
      </w:r>
      <w:r w:rsidRPr="003F6112">
        <w:rPr>
          <w:rFonts w:ascii="Times New Roman" w:eastAsia="Times New Roman" w:hAnsi="Times New Roman" w:cs="Times New Roman"/>
          <w:sz w:val="24"/>
          <w:szCs w:val="24"/>
        </w:rPr>
        <w:t xml:space="preserve"> </w:t>
      </w:r>
    </w:p>
    <w:p w14:paraId="7CFFCFFA"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Creating a network topology using Cisco Packet Tracer.</w:t>
      </w:r>
    </w:p>
    <w:p w14:paraId="7CDAA779"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Hierarchical Network Design.</w:t>
      </w:r>
    </w:p>
    <w:p w14:paraId="6B57BE52"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Connecting Networking devices with Correct cabling.</w:t>
      </w:r>
    </w:p>
    <w:p w14:paraId="202D4940"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Basic device settings.</w:t>
      </w:r>
    </w:p>
    <w:p w14:paraId="045FE0AA"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Creating VLANs and assigning ports VLAN numbers.</w:t>
      </w:r>
    </w:p>
    <w:p w14:paraId="6D3A8703"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Subnetting and IP Addressing.</w:t>
      </w:r>
    </w:p>
    <w:p w14:paraId="795A7333"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Inter-VLAN Routing on the Multilayer switches (Switch Virtual Interface).</w:t>
      </w:r>
    </w:p>
    <w:p w14:paraId="1E026823"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Dedicated DHCP Server device to provide dynamic IP allocation.</w:t>
      </w:r>
    </w:p>
    <w:p w14:paraId="5D61BCE3"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SSH for secure Remote access.</w:t>
      </w:r>
    </w:p>
    <w:p w14:paraId="099836D2"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OSPF as the routing protocol.</w:t>
      </w:r>
    </w:p>
    <w:p w14:paraId="2F7BCE69"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NAT Overload(Port Address Translation PAT).</w:t>
      </w:r>
    </w:p>
    <w:p w14:paraId="3BAA6DDB"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standard and extended Access Control Lists ACL.</w:t>
      </w:r>
    </w:p>
    <w:p w14:paraId="144550FD"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switchport security or Port-Security on the switches.</w:t>
      </w:r>
    </w:p>
    <w:p w14:paraId="4240B900"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WLAN or wireless network (Cisco Access Point).</w:t>
      </w:r>
    </w:p>
    <w:p w14:paraId="48060C97"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Host Device Configurations.</w:t>
      </w:r>
    </w:p>
    <w:p w14:paraId="2B1DE3A9"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Configuring ISP routers.</w:t>
      </w:r>
    </w:p>
    <w:p w14:paraId="34B385F7" w14:textId="77777777" w:rsidR="003F6112" w:rsidRPr="003F6112" w:rsidRDefault="003F6112" w:rsidP="003F6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sz w:val="24"/>
          <w:szCs w:val="24"/>
        </w:rPr>
        <w:t>Test and Verifying Network Communication.</w:t>
      </w:r>
    </w:p>
    <w:p w14:paraId="662717B7" w14:textId="77777777" w:rsidR="003F6112" w:rsidRPr="003F6112" w:rsidRDefault="003F6112" w:rsidP="003F6112">
      <w:pPr>
        <w:spacing w:after="0" w:line="240" w:lineRule="auto"/>
        <w:rPr>
          <w:rFonts w:ascii="Times New Roman" w:eastAsia="Times New Roman" w:hAnsi="Times New Roman" w:cs="Times New Roman"/>
          <w:sz w:val="24"/>
          <w:szCs w:val="24"/>
        </w:rPr>
      </w:pPr>
      <w:r w:rsidRPr="003F6112">
        <w:rPr>
          <w:rFonts w:ascii="Times New Roman" w:eastAsia="Times New Roman" w:hAnsi="Times New Roman" w:cs="Times New Roman"/>
          <w:b/>
          <w:bCs/>
          <w:sz w:val="24"/>
          <w:szCs w:val="24"/>
        </w:rPr>
        <w:t>Network Topology Created</w:t>
      </w:r>
      <w:r w:rsidRPr="003F6112">
        <w:rPr>
          <w:rFonts w:ascii="Times New Roman" w:eastAsia="Times New Roman" w:hAnsi="Times New Roman" w:cs="Times New Roman"/>
          <w:sz w:val="24"/>
          <w:szCs w:val="24"/>
        </w:rPr>
        <w:t xml:space="preserve"> </w:t>
      </w:r>
      <w:r w:rsidRPr="003F6112">
        <w:rPr>
          <w:rFonts w:ascii="Times New Roman" w:eastAsia="Times New Roman" w:hAnsi="Times New Roman" w:cs="Times New Roman"/>
          <w:sz w:val="24"/>
          <w:szCs w:val="24"/>
        </w:rPr>
        <w:br/>
        <w:t xml:space="preserve">The network topology below satisfy the user requirements above and everything is verified, tested and working fine. You can get source file (Packet Tracer File) or watch on YouTube below. </w:t>
      </w:r>
    </w:p>
    <w:p w14:paraId="5A5A6E1C" w14:textId="77777777" w:rsidR="00C629CA" w:rsidRDefault="00762BDB">
      <w:pPr>
        <w:rPr>
          <w:rFonts w:hint="cs"/>
          <w:rtl/>
          <w:lang w:bidi="ar-EG"/>
        </w:rPr>
      </w:pPr>
    </w:p>
    <w:sectPr w:rsidR="00C629C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22C8E"/>
    <w:multiLevelType w:val="multilevel"/>
    <w:tmpl w:val="EF1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A3798"/>
    <w:multiLevelType w:val="multilevel"/>
    <w:tmpl w:val="1560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85DF5"/>
    <w:multiLevelType w:val="multilevel"/>
    <w:tmpl w:val="9582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E42D1"/>
    <w:rsid w:val="000A2314"/>
    <w:rsid w:val="00380EA2"/>
    <w:rsid w:val="003E42D1"/>
    <w:rsid w:val="003F6112"/>
    <w:rsid w:val="00762BDB"/>
    <w:rsid w:val="00B31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9AA9"/>
  <w15:chartTrackingRefBased/>
  <w15:docId w15:val="{F8CF5951-954F-49A6-AA4F-B683A350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F6112"/>
    <w:rPr>
      <w:b/>
      <w:bCs/>
    </w:rPr>
  </w:style>
  <w:style w:type="character" w:styleId="Hyperlink">
    <w:name w:val="Hyperlink"/>
    <w:basedOn w:val="DefaultParagraphFont"/>
    <w:uiPriority w:val="99"/>
    <w:semiHidden/>
    <w:unhideWhenUsed/>
    <w:rsid w:val="003F6112"/>
    <w:rPr>
      <w:color w:val="0000FF"/>
      <w:u w:val="single"/>
    </w:rPr>
  </w:style>
  <w:style w:type="character" w:customStyle="1" w:styleId="google-anno-t">
    <w:name w:val="google-anno-t"/>
    <w:basedOn w:val="DefaultParagraphFont"/>
    <w:rsid w:val="003F6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099889">
      <w:bodyDiv w:val="1"/>
      <w:marLeft w:val="0"/>
      <w:marRight w:val="0"/>
      <w:marTop w:val="0"/>
      <w:marBottom w:val="0"/>
      <w:divBdr>
        <w:top w:val="none" w:sz="0" w:space="0" w:color="auto"/>
        <w:left w:val="none" w:sz="0" w:space="0" w:color="auto"/>
        <w:bottom w:val="none" w:sz="0" w:space="0" w:color="auto"/>
        <w:right w:val="none" w:sz="0" w:space="0" w:color="auto"/>
      </w:divBdr>
      <w:divsChild>
        <w:div w:id="96558404">
          <w:marLeft w:val="0"/>
          <w:marRight w:val="0"/>
          <w:marTop w:val="0"/>
          <w:marBottom w:val="0"/>
          <w:divBdr>
            <w:top w:val="none" w:sz="0" w:space="0" w:color="auto"/>
            <w:left w:val="none" w:sz="0" w:space="0" w:color="auto"/>
            <w:bottom w:val="none" w:sz="0" w:space="0" w:color="auto"/>
            <w:right w:val="none" w:sz="0" w:space="0" w:color="auto"/>
          </w:divBdr>
          <w:divsChild>
            <w:div w:id="485559837">
              <w:marLeft w:val="0"/>
              <w:marRight w:val="0"/>
              <w:marTop w:val="0"/>
              <w:marBottom w:val="0"/>
              <w:divBdr>
                <w:top w:val="none" w:sz="0" w:space="0" w:color="auto"/>
                <w:left w:val="none" w:sz="0" w:space="0" w:color="auto"/>
                <w:bottom w:val="none" w:sz="0" w:space="0" w:color="auto"/>
                <w:right w:val="none" w:sz="0" w:space="0" w:color="auto"/>
              </w:divBdr>
              <w:divsChild>
                <w:div w:id="476460700">
                  <w:marLeft w:val="0"/>
                  <w:marRight w:val="0"/>
                  <w:marTop w:val="0"/>
                  <w:marBottom w:val="0"/>
                  <w:divBdr>
                    <w:top w:val="none" w:sz="0" w:space="0" w:color="auto"/>
                    <w:left w:val="none" w:sz="0" w:space="0" w:color="auto"/>
                    <w:bottom w:val="none" w:sz="0" w:space="0" w:color="auto"/>
                    <w:right w:val="none" w:sz="0" w:space="0" w:color="auto"/>
                  </w:divBdr>
                  <w:divsChild>
                    <w:div w:id="1990593204">
                      <w:marLeft w:val="0"/>
                      <w:marRight w:val="0"/>
                      <w:marTop w:val="0"/>
                      <w:marBottom w:val="0"/>
                      <w:divBdr>
                        <w:top w:val="none" w:sz="0" w:space="0" w:color="auto"/>
                        <w:left w:val="none" w:sz="0" w:space="0" w:color="auto"/>
                        <w:bottom w:val="none" w:sz="0" w:space="0" w:color="auto"/>
                        <w:right w:val="none" w:sz="0" w:space="0" w:color="auto"/>
                      </w:divBdr>
                    </w:div>
                    <w:div w:id="959187267">
                      <w:marLeft w:val="0"/>
                      <w:marRight w:val="0"/>
                      <w:marTop w:val="0"/>
                      <w:marBottom w:val="0"/>
                      <w:divBdr>
                        <w:top w:val="none" w:sz="0" w:space="0" w:color="auto"/>
                        <w:left w:val="none" w:sz="0" w:space="0" w:color="auto"/>
                        <w:bottom w:val="none" w:sz="0" w:space="0" w:color="auto"/>
                        <w:right w:val="none" w:sz="0" w:space="0" w:color="auto"/>
                      </w:divBdr>
                    </w:div>
                    <w:div w:id="1557861203">
                      <w:marLeft w:val="0"/>
                      <w:marRight w:val="0"/>
                      <w:marTop w:val="0"/>
                      <w:marBottom w:val="0"/>
                      <w:divBdr>
                        <w:top w:val="none" w:sz="0" w:space="0" w:color="auto"/>
                        <w:left w:val="none" w:sz="0" w:space="0" w:color="auto"/>
                        <w:bottom w:val="none" w:sz="0" w:space="0" w:color="auto"/>
                        <w:right w:val="none" w:sz="0" w:space="0" w:color="auto"/>
                      </w:divBdr>
                    </w:div>
                    <w:div w:id="14623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urutechnetworks.otombenard.com/assetsProject/project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shaban</dc:creator>
  <cp:keywords/>
  <dc:description/>
  <cp:lastModifiedBy>fatma shaban</cp:lastModifiedBy>
  <cp:revision>3</cp:revision>
  <dcterms:created xsi:type="dcterms:W3CDTF">2026-07-08T12:45:00Z</dcterms:created>
  <dcterms:modified xsi:type="dcterms:W3CDTF">2026-07-08T13:39:00Z</dcterms:modified>
</cp:coreProperties>
</file>